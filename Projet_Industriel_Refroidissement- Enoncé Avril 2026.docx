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043F8" w14:textId="5AC59FD8" w:rsidR="005B221F" w:rsidRPr="002E4D34" w:rsidRDefault="00C47B13" w:rsidP="00B916BF">
      <w:pPr>
        <w:pStyle w:val="Titre1"/>
        <w:jc w:val="both"/>
        <w:rPr>
          <w:sz w:val="32"/>
          <w:szCs w:val="32"/>
          <w:lang w:val="fr-FR"/>
        </w:rPr>
      </w:pPr>
      <w:r w:rsidRPr="002E4D34">
        <w:rPr>
          <w:sz w:val="32"/>
          <w:szCs w:val="32"/>
          <w:lang w:val="fr-FR"/>
        </w:rPr>
        <w:t>Projet industriel– Procédé de traitement thermique avec four radiatif et refroidissement par jets d’air</w:t>
      </w:r>
    </w:p>
    <w:p w14:paraId="09320F38" w14:textId="77777777" w:rsidR="00A563B4" w:rsidRDefault="00A563B4" w:rsidP="00A563B4">
      <w:pPr>
        <w:rPr>
          <w:lang w:val="fr-FR"/>
        </w:rPr>
      </w:pPr>
    </w:p>
    <w:p w14:paraId="0913A03E" w14:textId="77777777" w:rsidR="00A563B4" w:rsidRPr="00ED5776" w:rsidRDefault="00A563B4" w:rsidP="00A563B4">
      <w:pPr>
        <w:rPr>
          <w:lang w:val="fr-FR"/>
        </w:rPr>
      </w:pPr>
      <w:r w:rsidRPr="00B82E66">
        <w:rPr>
          <w:noProof/>
          <w:lang w:val="fr-FR"/>
        </w:rPr>
        <w:drawing>
          <wp:inline distT="0" distB="0" distL="0" distR="0" wp14:anchorId="50F72963" wp14:editId="34FBA404">
            <wp:extent cx="2286000" cy="1570653"/>
            <wp:effectExtent l="0" t="0" r="0" b="0"/>
            <wp:docPr id="857912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45880" name=""/>
                    <pic:cNvPicPr/>
                  </pic:nvPicPr>
                  <pic:blipFill>
                    <a:blip r:embed="rId6"/>
                    <a:stretch>
                      <a:fillRect/>
                    </a:stretch>
                  </pic:blipFill>
                  <pic:spPr>
                    <a:xfrm>
                      <a:off x="0" y="0"/>
                      <a:ext cx="2292283" cy="1574970"/>
                    </a:xfrm>
                    <a:prstGeom prst="rect">
                      <a:avLst/>
                    </a:prstGeom>
                  </pic:spPr>
                </pic:pic>
              </a:graphicData>
            </a:graphic>
          </wp:inline>
        </w:drawing>
      </w:r>
      <w:r w:rsidRPr="004D4EB0">
        <w:rPr>
          <w:noProof/>
          <w:lang w:val="fr-FR"/>
        </w:rPr>
        <w:t xml:space="preserve"> </w:t>
      </w:r>
      <w:r w:rsidRPr="00E04358">
        <w:rPr>
          <w:noProof/>
          <w:lang w:val="fr-FR"/>
        </w:rPr>
        <w:drawing>
          <wp:inline distT="0" distB="0" distL="0" distR="0" wp14:anchorId="34CFFA41" wp14:editId="29C0706C">
            <wp:extent cx="2190750" cy="1539169"/>
            <wp:effectExtent l="0" t="0" r="0" b="4445"/>
            <wp:docPr id="1191744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02036" name=""/>
                    <pic:cNvPicPr/>
                  </pic:nvPicPr>
                  <pic:blipFill>
                    <a:blip r:embed="rId7"/>
                    <a:stretch>
                      <a:fillRect/>
                    </a:stretch>
                  </pic:blipFill>
                  <pic:spPr>
                    <a:xfrm>
                      <a:off x="0" y="0"/>
                      <a:ext cx="2210688" cy="1553177"/>
                    </a:xfrm>
                    <a:prstGeom prst="rect">
                      <a:avLst/>
                    </a:prstGeom>
                  </pic:spPr>
                </pic:pic>
              </a:graphicData>
            </a:graphic>
          </wp:inline>
        </w:drawing>
      </w:r>
    </w:p>
    <w:p w14:paraId="796CA7A0" w14:textId="77777777" w:rsidR="00C003DD" w:rsidRPr="00C003DD" w:rsidRDefault="00C003DD" w:rsidP="00B916BF">
      <w:pPr>
        <w:jc w:val="both"/>
        <w:rPr>
          <w:lang w:val="fr-FR"/>
        </w:rPr>
      </w:pPr>
      <w:r w:rsidRPr="00C003DD">
        <w:rPr>
          <w:lang w:val="fr-FR"/>
        </w:rPr>
        <w:t>Le traitement thermique des pièces métalliques, qui consiste à chauffer puis à refroidir plus ou moins rapidement le matériau, a pour objectif de modifier sa microstructure afin d’adapter ses propriétés mécaniques aux besoins d’utilisation. En chauffant le métal, on permet à sa structure interne de se réorganiser, puis la vitesse de refroidissement détermine la forme finale de cette structure. Un refroidissement rapide, comme lors d’une trempe, augmente fortement la dureté et la résistance à l’usure, tandis qu’un refroidissement lent favorise au contraire la ductilité et la malléabilité, ce qui facilite l’usinage et réduit le risque de rupture fragile. Le traitement thermique permet également de soulager les contraintes internes créées par des opérations comme le forgeage, l’usinage ou le soudage, évitant ainsi les déformations ultérieures. Enfin, il améliore la résistance à la fatigue, stabilise les dimensions des pièces et assure un comportement mécanique homogène dans le temps. Ainsi, chauffer puis refroidir le métal permet de contrôler précisément les propriétés finales de la pièce et d’optimiser sa performance en service</w:t>
      </w:r>
    </w:p>
    <w:p w14:paraId="64FD29FB" w14:textId="51C64FB7" w:rsidR="005B221F" w:rsidRPr="00ED5776" w:rsidRDefault="00C47B13">
      <w:pPr>
        <w:rPr>
          <w:lang w:val="fr-FR"/>
        </w:rPr>
      </w:pPr>
      <w:r w:rsidRPr="00ED5776">
        <w:rPr>
          <w:b/>
          <w:lang w:val="fr-FR"/>
        </w:rPr>
        <w:br/>
        <w:t xml:space="preserve">Objectif : </w:t>
      </w:r>
      <w:r w:rsidRPr="00ED5776">
        <w:rPr>
          <w:lang w:val="fr-FR"/>
        </w:rPr>
        <w:t xml:space="preserve">Modéliser et dimensionner un procédé industriel combinant un </w:t>
      </w:r>
      <w:r w:rsidRPr="00ED5776">
        <w:rPr>
          <w:i/>
          <w:lang w:val="fr-FR"/>
        </w:rPr>
        <w:t>four radiatif</w:t>
      </w:r>
      <w:r w:rsidRPr="00ED5776">
        <w:rPr>
          <w:lang w:val="fr-FR"/>
        </w:rPr>
        <w:t xml:space="preserve"> (chauffage par cavité) et une </w:t>
      </w:r>
      <w:r w:rsidRPr="00ED5776">
        <w:rPr>
          <w:i/>
          <w:lang w:val="fr-FR"/>
        </w:rPr>
        <w:t>section de refroidissement</w:t>
      </w:r>
      <w:r w:rsidRPr="00ED5776">
        <w:rPr>
          <w:lang w:val="fr-FR"/>
        </w:rPr>
        <w:t xml:space="preserve"> par convection forcée (jets d’air). Le projet comprend l’analyse radiative, la conduction transitoire dans la pièce, la convection forcée, et des propositions d’optimisation énergétiques.</w:t>
      </w:r>
    </w:p>
    <w:p w14:paraId="3FE1FF30" w14:textId="77777777" w:rsidR="000B0555" w:rsidRPr="004D4EB0" w:rsidRDefault="000B0555">
      <w:pPr>
        <w:rPr>
          <w:lang w:val="fr-FR"/>
        </w:rPr>
      </w:pPr>
    </w:p>
    <w:p w14:paraId="44985286" w14:textId="545BD0CF" w:rsidR="005B221F" w:rsidRDefault="005B221F">
      <w:pPr>
        <w:rPr>
          <w:lang w:val="fr-FR"/>
        </w:rPr>
      </w:pPr>
    </w:p>
    <w:p w14:paraId="0BE48966" w14:textId="77777777" w:rsidR="00C003DD" w:rsidRDefault="00C003DD">
      <w:pPr>
        <w:rPr>
          <w:ins w:id="0" w:author="BANNER Didier" w:date="2026-04-01T09:57:00Z" w16du:dateUtc="2026-04-01T07:57:00Z"/>
          <w:lang w:val="fr-FR"/>
        </w:rPr>
      </w:pPr>
    </w:p>
    <w:p w14:paraId="369E0B66" w14:textId="77777777" w:rsidR="00D3699D" w:rsidRDefault="00D3699D">
      <w:pPr>
        <w:rPr>
          <w:lang w:val="fr-FR"/>
        </w:rPr>
      </w:pPr>
    </w:p>
    <w:p w14:paraId="512B074D" w14:textId="77777777" w:rsidR="00C003DD" w:rsidRPr="004D4EB0" w:rsidRDefault="00C003DD">
      <w:pPr>
        <w:rPr>
          <w:lang w:val="fr-FR"/>
        </w:rPr>
      </w:pPr>
    </w:p>
    <w:p w14:paraId="22A2A8F0" w14:textId="5C6C721C" w:rsidR="005B221F" w:rsidRPr="00ED5776" w:rsidRDefault="00C47B13">
      <w:pPr>
        <w:rPr>
          <w:lang w:val="fr-FR"/>
        </w:rPr>
      </w:pPr>
      <w:r w:rsidRPr="00ED5776">
        <w:rPr>
          <w:lang w:val="fr-FR"/>
        </w:rPr>
        <w:lastRenderedPageBreak/>
        <w:t>Schéma  – Refroidissement par jets d’air :</w:t>
      </w:r>
    </w:p>
    <w:p w14:paraId="5537B2E3" w14:textId="77777777" w:rsidR="005B221F" w:rsidRDefault="00C47B13">
      <w:r>
        <w:rPr>
          <w:noProof/>
        </w:rPr>
        <w:drawing>
          <wp:inline distT="0" distB="0" distL="0" distR="0" wp14:anchorId="066B6131" wp14:editId="33A36FA0">
            <wp:extent cx="2800350" cy="18309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refroidissement_jets.png"/>
                    <pic:cNvPicPr/>
                  </pic:nvPicPr>
                  <pic:blipFill>
                    <a:blip r:embed="rId8"/>
                    <a:stretch>
                      <a:fillRect/>
                    </a:stretch>
                  </pic:blipFill>
                  <pic:spPr>
                    <a:xfrm>
                      <a:off x="0" y="0"/>
                      <a:ext cx="2812820" cy="1839151"/>
                    </a:xfrm>
                    <a:prstGeom prst="rect">
                      <a:avLst/>
                    </a:prstGeom>
                  </pic:spPr>
                </pic:pic>
              </a:graphicData>
            </a:graphic>
          </wp:inline>
        </w:drawing>
      </w:r>
    </w:p>
    <w:p w14:paraId="54D6950A" w14:textId="77777777" w:rsidR="005B221F" w:rsidRPr="00ED5776" w:rsidRDefault="00C47B13">
      <w:pPr>
        <w:pStyle w:val="Titre2"/>
        <w:rPr>
          <w:lang w:val="fr-FR"/>
        </w:rPr>
      </w:pPr>
      <w:r w:rsidRPr="00ED5776">
        <w:rPr>
          <w:lang w:val="fr-FR"/>
        </w:rPr>
        <w:t>1. Données de base du procédé</w:t>
      </w:r>
    </w:p>
    <w:p w14:paraId="47209406" w14:textId="77777777" w:rsidR="005B221F" w:rsidRPr="00ED5776" w:rsidRDefault="00C47B13">
      <w:pPr>
        <w:rPr>
          <w:lang w:val="fr-FR"/>
        </w:rPr>
      </w:pPr>
      <w:r w:rsidRPr="00ED5776">
        <w:rPr>
          <w:lang w:val="fr-FR"/>
        </w:rPr>
        <w:t xml:space="preserve">• Cavité (four) : parois à T_w = 1650 K, émissivité paroi </w:t>
      </w:r>
      <w:r>
        <w:t>ε</w:t>
      </w:r>
      <w:r w:rsidRPr="00ED5776">
        <w:rPr>
          <w:lang w:val="fr-FR"/>
        </w:rPr>
        <w:t>_w = 0,90 ; géométrie assimilable à une cavité profonde (facteur de forme parois→pièce élevé).</w:t>
      </w:r>
    </w:p>
    <w:p w14:paraId="47DB7987" w14:textId="2AD6FA6A" w:rsidR="005B221F" w:rsidRPr="00ED5776" w:rsidRDefault="00C47B13">
      <w:pPr>
        <w:rPr>
          <w:lang w:val="fr-FR"/>
        </w:rPr>
      </w:pPr>
      <w:r w:rsidRPr="00ED5776">
        <w:rPr>
          <w:lang w:val="fr-FR"/>
        </w:rPr>
        <w:t>• Pièce : disque plein, diamètre 40 mm, épaisseur 5 mm ; matériau Inconel 718 (</w:t>
      </w:r>
      <w:r>
        <w:t>ρ</w:t>
      </w:r>
      <w:r w:rsidRPr="00ED5776">
        <w:rPr>
          <w:lang w:val="fr-FR"/>
        </w:rPr>
        <w:t xml:space="preserve"> = 8190 kg/m³, c_p = 435 J/kg·K, </w:t>
      </w:r>
      <w:r w:rsidR="004B4621">
        <w:rPr>
          <w:lang w:val="fr-FR"/>
        </w:rPr>
        <w:sym w:font="Symbol" w:char="F06C"/>
      </w:r>
      <w:r w:rsidRPr="00ED5776">
        <w:rPr>
          <w:lang w:val="fr-FR"/>
        </w:rPr>
        <w:t xml:space="preserve">= 11,4 W/m·K, </w:t>
      </w:r>
      <w:r>
        <w:t>ε</w:t>
      </w:r>
      <w:r w:rsidRPr="00ED5776">
        <w:rPr>
          <w:lang w:val="fr-FR"/>
        </w:rPr>
        <w:t>_s = 0,75). Température initiale 25 °C.</w:t>
      </w:r>
    </w:p>
    <w:p w14:paraId="49D21798" w14:textId="77777777" w:rsidR="005B221F" w:rsidRPr="00ED5776" w:rsidRDefault="00C47B13">
      <w:pPr>
        <w:rPr>
          <w:lang w:val="fr-FR"/>
        </w:rPr>
      </w:pPr>
      <w:r w:rsidRPr="00ED5776">
        <w:rPr>
          <w:lang w:val="fr-FR"/>
        </w:rPr>
        <w:t>• Refroidissement : batterie de 5 buses soufflant de l’air à T_∞ = 30 °C, vitesse moyenne U ≈ 12 m/s ; h cible 80–120 W/m²·K (ordre de grandeur).</w:t>
      </w:r>
    </w:p>
    <w:p w14:paraId="1BDFFD1C" w14:textId="77777777" w:rsidR="005B221F" w:rsidRPr="00ED5776" w:rsidRDefault="00C47B13">
      <w:pPr>
        <w:pStyle w:val="Titre2"/>
        <w:rPr>
          <w:lang w:val="fr-FR"/>
        </w:rPr>
      </w:pPr>
      <w:r w:rsidRPr="00ED5776">
        <w:rPr>
          <w:lang w:val="fr-FR"/>
        </w:rPr>
        <w:t>2. Partie A – Chauffage radiatif en cavité (stationnaire puis transitoire)</w:t>
      </w:r>
    </w:p>
    <w:p w14:paraId="7AFDDB4F" w14:textId="77777777" w:rsidR="005B221F" w:rsidRPr="00ED5776" w:rsidRDefault="00C47B13">
      <w:pPr>
        <w:rPr>
          <w:lang w:val="fr-FR"/>
        </w:rPr>
      </w:pPr>
      <w:r w:rsidRPr="00ED5776">
        <w:rPr>
          <w:lang w:val="fr-FR"/>
        </w:rPr>
        <w:t>(A1) Établir le modèle radiatif. Pour une cavité profonde, on peut utiliser une approximation grise :</w:t>
      </w:r>
    </w:p>
    <w:p w14:paraId="2DE64558" w14:textId="4E26E82F" w:rsidR="005B221F" w:rsidRPr="00ED5776" w:rsidRDefault="00C47B13">
      <w:pPr>
        <w:rPr>
          <w:lang w:val="fr-FR"/>
        </w:rPr>
      </w:pPr>
      <w:r w:rsidRPr="00ED5776">
        <w:rPr>
          <w:lang w:val="fr-FR"/>
        </w:rPr>
        <w:t>Option rigoureuse (multi-surfaces) : radiosité – facteurs de forme :</w:t>
      </w:r>
    </w:p>
    <w:p w14:paraId="23314092" w14:textId="347E7C18" w:rsidR="005B221F" w:rsidRPr="005A6A0C" w:rsidRDefault="00C47B13">
      <w:pPr>
        <w:rPr>
          <w:lang w:val="fr-FR"/>
        </w:rPr>
      </w:pPr>
      <w:r w:rsidRPr="00ED5776">
        <w:rPr>
          <w:lang w:val="fr-FR"/>
        </w:rPr>
        <w:t xml:space="preserve">(A2) </w:t>
      </w:r>
      <w:r w:rsidR="007C32B5">
        <w:rPr>
          <w:lang w:val="fr-FR"/>
        </w:rPr>
        <w:t xml:space="preserve">Déterminer </w:t>
      </w:r>
      <w:r w:rsidRPr="00ED5776">
        <w:rPr>
          <w:lang w:val="fr-FR"/>
        </w:rPr>
        <w:t xml:space="preserve"> le </w:t>
      </w:r>
      <w:r w:rsidR="00E12687">
        <w:rPr>
          <w:lang w:val="fr-FR"/>
        </w:rPr>
        <w:t>modèle</w:t>
      </w:r>
      <w:r w:rsidR="00BA4FD3">
        <w:rPr>
          <w:lang w:val="fr-FR"/>
        </w:rPr>
        <w:t xml:space="preserve"> modèle </w:t>
      </w:r>
      <w:r w:rsidRPr="00ED5776">
        <w:rPr>
          <w:lang w:val="fr-FR"/>
        </w:rPr>
        <w:t xml:space="preserve"> </w:t>
      </w:r>
      <w:r w:rsidR="007C32B5">
        <w:rPr>
          <w:lang w:val="fr-FR"/>
        </w:rPr>
        <w:t>régissant l’évolution d</w:t>
      </w:r>
      <w:r w:rsidR="00E17FA7">
        <w:rPr>
          <w:lang w:val="fr-FR"/>
        </w:rPr>
        <w:t>e la temp</w:t>
      </w:r>
      <w:r w:rsidR="004B4621">
        <w:rPr>
          <w:lang w:val="fr-FR"/>
        </w:rPr>
        <w:t>ér</w:t>
      </w:r>
      <w:r w:rsidR="00E17FA7">
        <w:rPr>
          <w:lang w:val="fr-FR"/>
        </w:rPr>
        <w:t xml:space="preserve">ature </w:t>
      </w:r>
      <w:r w:rsidRPr="00ED5776">
        <w:rPr>
          <w:lang w:val="fr-FR"/>
        </w:rPr>
        <w:t>dans la pièce</w:t>
      </w:r>
      <w:r w:rsidR="00E17FA7">
        <w:rPr>
          <w:lang w:val="fr-FR"/>
        </w:rPr>
        <w:t xml:space="preserve">. Identifier des </w:t>
      </w:r>
      <w:r w:rsidR="00BA4FD3">
        <w:rPr>
          <w:lang w:val="fr-FR"/>
        </w:rPr>
        <w:t>pistes</w:t>
      </w:r>
      <w:r w:rsidR="00FC1FC1">
        <w:rPr>
          <w:lang w:val="fr-FR"/>
        </w:rPr>
        <w:t xml:space="preserve"> potentielles</w:t>
      </w:r>
      <w:r w:rsidR="00BA4FD3">
        <w:rPr>
          <w:lang w:val="fr-FR"/>
        </w:rPr>
        <w:t xml:space="preserve"> de simplications</w:t>
      </w:r>
    </w:p>
    <w:p w14:paraId="3386F33D" w14:textId="2FD47356" w:rsidR="005B221F" w:rsidRPr="00ED5776" w:rsidRDefault="00C47B13">
      <w:pPr>
        <w:rPr>
          <w:lang w:val="fr-FR"/>
        </w:rPr>
      </w:pPr>
      <w:r w:rsidRPr="00ED5776">
        <w:rPr>
          <w:lang w:val="fr-FR"/>
        </w:rPr>
        <w:t>(A</w:t>
      </w:r>
      <w:r w:rsidR="005A6A0C">
        <w:rPr>
          <w:lang w:val="fr-FR"/>
        </w:rPr>
        <w:t>3</w:t>
      </w:r>
      <w:r w:rsidRPr="00ED5776">
        <w:rPr>
          <w:lang w:val="fr-FR"/>
        </w:rPr>
        <w:t>) Résoudre : déterminer la température de surface et la température moyenne de la pièce après 10, 60, 180 s de chauffage. Tracer T_surface(t), T_moy(t). Évaluer l’énergie fournie</w:t>
      </w:r>
      <w:r w:rsidR="007D1DC3">
        <w:rPr>
          <w:lang w:val="fr-FR"/>
        </w:rPr>
        <w:t>.</w:t>
      </w:r>
    </w:p>
    <w:p w14:paraId="5B2E289A" w14:textId="77777777" w:rsidR="005B221F" w:rsidRPr="00ED5776" w:rsidRDefault="00C47B13">
      <w:pPr>
        <w:pStyle w:val="Titre2"/>
        <w:rPr>
          <w:lang w:val="fr-FR"/>
        </w:rPr>
      </w:pPr>
      <w:r w:rsidRPr="00ED5776">
        <w:rPr>
          <w:lang w:val="fr-FR"/>
        </w:rPr>
        <w:t>3. Partie B – Refroidissement par jets d’air (transitoire)</w:t>
      </w:r>
    </w:p>
    <w:p w14:paraId="14D873B0" w14:textId="23185747" w:rsidR="005B221F" w:rsidRDefault="00C47B13">
      <w:pPr>
        <w:rPr>
          <w:lang w:val="fr-FR"/>
        </w:rPr>
      </w:pPr>
      <w:r w:rsidRPr="00ED5776">
        <w:rPr>
          <w:lang w:val="fr-FR"/>
        </w:rPr>
        <w:t xml:space="preserve">(B1) Estimer </w:t>
      </w:r>
      <w:r w:rsidR="009A2A71">
        <w:rPr>
          <w:lang w:val="fr-FR"/>
        </w:rPr>
        <w:t>un dimensionnement des buses afin d’obtenir un coefficient d’échange de l’ordre d</w:t>
      </w:r>
      <w:r w:rsidR="00DF18E4">
        <w:rPr>
          <w:lang w:val="fr-FR"/>
        </w:rPr>
        <w:t>e 80-120 W/m2.K</w:t>
      </w:r>
    </w:p>
    <w:p w14:paraId="6933FFDF" w14:textId="491512CA" w:rsidR="009A2A71" w:rsidRDefault="00545BB6" w:rsidP="00545BB6">
      <w:pPr>
        <w:rPr>
          <w:lang w:val="fr-FR"/>
        </w:rPr>
      </w:pPr>
      <w:r>
        <w:rPr>
          <w:lang w:val="fr-FR"/>
        </w:rPr>
        <w:t xml:space="preserve">On utilisera la </w:t>
      </w:r>
      <w:r w:rsidR="009A2A71">
        <w:rPr>
          <w:lang w:val="fr-FR"/>
        </w:rPr>
        <w:t>corrélation</w:t>
      </w:r>
      <w:r>
        <w:rPr>
          <w:lang w:val="fr-FR"/>
        </w:rPr>
        <w:t xml:space="preserve"> de Martin </w:t>
      </w:r>
    </w:p>
    <w:p w14:paraId="6EA633DF" w14:textId="748D3B97" w:rsidR="00545BB6" w:rsidRPr="00545BB6" w:rsidRDefault="009A2A71" w:rsidP="00545BB6">
      <w:pPr>
        <w:rPr>
          <w:lang w:val="fr-FR"/>
        </w:rPr>
      </w:pPr>
      <w:r w:rsidRPr="009A2A71">
        <w:rPr>
          <w:noProof/>
          <w:lang w:val="fr-FR"/>
        </w:rPr>
        <w:lastRenderedPageBreak/>
        <w:drawing>
          <wp:inline distT="0" distB="0" distL="0" distR="0" wp14:anchorId="6722528E" wp14:editId="6CB788A2">
            <wp:extent cx="3016405" cy="933498"/>
            <wp:effectExtent l="0" t="0" r="0" b="0"/>
            <wp:docPr id="1339714133" name="Image 1" descr="Une image contenant Police, texte, blanc,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14133" name="Image 1" descr="Une image contenant Police, texte, blanc, conception&#10;&#10;Le contenu généré par l’IA peut être incorrect."/>
                    <pic:cNvPicPr/>
                  </pic:nvPicPr>
                  <pic:blipFill>
                    <a:blip r:embed="rId9"/>
                    <a:stretch>
                      <a:fillRect/>
                    </a:stretch>
                  </pic:blipFill>
                  <pic:spPr>
                    <a:xfrm>
                      <a:off x="0" y="0"/>
                      <a:ext cx="3016405" cy="933498"/>
                    </a:xfrm>
                    <a:prstGeom prst="rect">
                      <a:avLst/>
                    </a:prstGeom>
                  </pic:spPr>
                </pic:pic>
              </a:graphicData>
            </a:graphic>
          </wp:inline>
        </w:drawing>
      </w:r>
    </w:p>
    <w:p w14:paraId="09C0D15A" w14:textId="7920F788" w:rsidR="00545BB6" w:rsidRPr="00ED5776" w:rsidRDefault="00545BB6">
      <w:pPr>
        <w:rPr>
          <w:lang w:val="fr-FR"/>
        </w:rPr>
      </w:pPr>
    </w:p>
    <w:p w14:paraId="4EDAF550" w14:textId="1F336808" w:rsidR="005B221F" w:rsidRPr="00ED5776" w:rsidRDefault="00C47B13">
      <w:pPr>
        <w:rPr>
          <w:lang w:val="fr-FR"/>
        </w:rPr>
      </w:pPr>
      <w:r w:rsidRPr="00ED5776">
        <w:rPr>
          <w:lang w:val="fr-FR"/>
        </w:rPr>
        <w:t xml:space="preserve">(B2) Poser le bilan énergétique de la pièce en refroidissement </w:t>
      </w:r>
    </w:p>
    <w:p w14:paraId="7EBECAD8" w14:textId="77777777" w:rsidR="005B221F" w:rsidRPr="00ED5776" w:rsidRDefault="00C47B13">
      <w:pPr>
        <w:rPr>
          <w:lang w:val="fr-FR"/>
        </w:rPr>
      </w:pPr>
      <w:r w:rsidRPr="00ED5776">
        <w:rPr>
          <w:lang w:val="fr-FR"/>
        </w:rPr>
        <w:t>(B3) Calculer le temps pour atteindre 150 °C, 100 °C et 60 °C après sortie du four ; proposer des moyens d’augmenter le débit ou d’optimiser la distribution des buses.</w:t>
      </w:r>
    </w:p>
    <w:p w14:paraId="7878C876" w14:textId="77777777" w:rsidR="005B221F" w:rsidRPr="00ED5776" w:rsidRDefault="00C47B13">
      <w:pPr>
        <w:pStyle w:val="Titre2"/>
        <w:rPr>
          <w:lang w:val="fr-FR"/>
        </w:rPr>
      </w:pPr>
      <w:r w:rsidRPr="00ED5776">
        <w:rPr>
          <w:lang w:val="fr-FR"/>
        </w:rPr>
        <w:t>4. Partie C – Contraintes thermiques et intégrité</w:t>
      </w:r>
    </w:p>
    <w:p w14:paraId="7BD4B47E" w14:textId="6230C4DD" w:rsidR="005B221F" w:rsidRPr="002E4D34" w:rsidRDefault="00C47B13">
      <w:pPr>
        <w:rPr>
          <w:lang w:val="fr-FR"/>
        </w:rPr>
      </w:pPr>
      <w:r w:rsidRPr="00ED5776">
        <w:rPr>
          <w:lang w:val="fr-FR"/>
        </w:rPr>
        <w:t xml:space="preserve">(C1) Estimer un ordre de grandeur de la contrainte thermique maximale pendant le cycle </w:t>
      </w:r>
      <w:r w:rsidR="004D4EB0">
        <w:rPr>
          <w:lang w:val="fr-FR"/>
        </w:rPr>
        <w:t xml:space="preserve">en se basant </w:t>
      </w:r>
      <w:r w:rsidR="00DD73A6">
        <w:rPr>
          <w:lang w:val="fr-FR"/>
        </w:rPr>
        <w:t>sur une recher</w:t>
      </w:r>
      <w:r w:rsidR="00351E5C">
        <w:rPr>
          <w:lang w:val="fr-FR"/>
        </w:rPr>
        <w:t xml:space="preserve">che bibliographique et </w:t>
      </w:r>
      <w:r w:rsidR="004D4EB0">
        <w:rPr>
          <w:lang w:val="fr-FR"/>
        </w:rPr>
        <w:t>sur les écarts de température</w:t>
      </w:r>
    </w:p>
    <w:p w14:paraId="2A1D3DCF" w14:textId="77777777" w:rsidR="005B221F" w:rsidRPr="00ED5776" w:rsidRDefault="00C47B13">
      <w:pPr>
        <w:rPr>
          <w:lang w:val="fr-FR"/>
        </w:rPr>
      </w:pPr>
      <w:r w:rsidRPr="00ED5776">
        <w:rPr>
          <w:lang w:val="fr-FR"/>
        </w:rPr>
        <w:t>(C2) Discuter le risque de plasticité et la tenue en fatigue thermique ; proposer des limites de cycle.</w:t>
      </w:r>
    </w:p>
    <w:p w14:paraId="3ED907BD" w14:textId="4A8EE887" w:rsidR="005B221F" w:rsidRPr="00ED5776" w:rsidRDefault="00C47B13">
      <w:pPr>
        <w:pStyle w:val="Titre2"/>
        <w:rPr>
          <w:lang w:val="fr-FR"/>
        </w:rPr>
      </w:pPr>
      <w:r w:rsidRPr="00ED5776">
        <w:rPr>
          <w:lang w:val="fr-FR"/>
        </w:rPr>
        <w:t xml:space="preserve">5. Livrables </w:t>
      </w:r>
    </w:p>
    <w:p w14:paraId="270AB9D3" w14:textId="77777777" w:rsidR="005B221F" w:rsidRPr="00ED5776" w:rsidRDefault="00C47B13">
      <w:pPr>
        <w:rPr>
          <w:lang w:val="fr-FR"/>
        </w:rPr>
      </w:pPr>
      <w:r w:rsidRPr="00ED5776">
        <w:rPr>
          <w:lang w:val="fr-FR"/>
        </w:rPr>
        <w:t>• Dossier de calcul avec hypothèses, équations, corrélations, et justifications.</w:t>
      </w:r>
    </w:p>
    <w:p w14:paraId="61879729" w14:textId="77777777" w:rsidR="005B221F" w:rsidRPr="00ED5776" w:rsidRDefault="00C47B13">
      <w:pPr>
        <w:rPr>
          <w:lang w:val="fr-FR"/>
        </w:rPr>
      </w:pPr>
      <w:r w:rsidRPr="00ED5776">
        <w:rPr>
          <w:lang w:val="fr-FR"/>
        </w:rPr>
        <w:t>• Courbes T(t) (surface et moyenne) pour chauffage et refroidissement ; bilans énergétiques ; analyse de sensibilité (</w:t>
      </w:r>
      <w:r>
        <w:t>ε</w:t>
      </w:r>
      <w:r w:rsidRPr="00ED5776">
        <w:rPr>
          <w:lang w:val="fr-FR"/>
        </w:rPr>
        <w:t>_s, h, épaisseur).</w:t>
      </w:r>
    </w:p>
    <w:p w14:paraId="2BD77DC0" w14:textId="61AD0AED" w:rsidR="005B221F" w:rsidRDefault="00C47B13">
      <w:pPr>
        <w:rPr>
          <w:lang w:val="fr-FR"/>
        </w:rPr>
      </w:pPr>
      <w:r w:rsidRPr="00ED5776">
        <w:rPr>
          <w:lang w:val="fr-FR"/>
        </w:rPr>
        <w:t xml:space="preserve">• </w:t>
      </w:r>
      <w:r w:rsidR="00ED5776">
        <w:rPr>
          <w:lang w:val="fr-FR"/>
        </w:rPr>
        <w:t>Piste</w:t>
      </w:r>
      <w:r w:rsidR="004B4621">
        <w:rPr>
          <w:lang w:val="fr-FR"/>
        </w:rPr>
        <w:t>s</w:t>
      </w:r>
      <w:r w:rsidR="00ED5776">
        <w:rPr>
          <w:lang w:val="fr-FR"/>
        </w:rPr>
        <w:t xml:space="preserve"> d’amélioration</w:t>
      </w:r>
      <w:r w:rsidRPr="00ED5776">
        <w:rPr>
          <w:lang w:val="fr-FR"/>
        </w:rPr>
        <w:t xml:space="preserve"> </w:t>
      </w:r>
    </w:p>
    <w:p w14:paraId="12633F48" w14:textId="77777777" w:rsidR="001B6671" w:rsidRDefault="001B6671">
      <w:pPr>
        <w:rPr>
          <w:lang w:val="fr-FR"/>
        </w:rPr>
      </w:pPr>
    </w:p>
    <w:p w14:paraId="25DBD654" w14:textId="77777777" w:rsidR="001B6671" w:rsidRDefault="001B6671">
      <w:pPr>
        <w:rPr>
          <w:lang w:val="fr-FR"/>
        </w:rPr>
      </w:pPr>
    </w:p>
    <w:p w14:paraId="65C00236" w14:textId="47C2AA66" w:rsidR="001B6671" w:rsidRPr="00ED5776" w:rsidRDefault="00E04358">
      <w:pPr>
        <w:rPr>
          <w:lang w:val="fr-FR"/>
        </w:rPr>
      </w:pPr>
      <w:r w:rsidRPr="00E04358">
        <w:rPr>
          <w:noProof/>
        </w:rPr>
        <w:t xml:space="preserve"> </w:t>
      </w:r>
    </w:p>
    <w:p w14:paraId="756E90C8" w14:textId="77777777" w:rsidR="00C47B13" w:rsidRDefault="00C47B13"/>
    <w:p w14:paraId="05000AE1" w14:textId="0F310CE5" w:rsidR="00ED5776" w:rsidRPr="00ED5776" w:rsidRDefault="00ED5776" w:rsidP="00ED5776">
      <w:pPr>
        <w:pStyle w:val="Titre2"/>
        <w:rPr>
          <w:lang w:val="fr-FR"/>
        </w:rPr>
      </w:pPr>
    </w:p>
    <w:p w14:paraId="65E09BCD" w14:textId="16260CA1" w:rsidR="005B221F" w:rsidRPr="00ED5776" w:rsidRDefault="005B221F">
      <w:pPr>
        <w:rPr>
          <w:lang w:val="fr-FR"/>
        </w:rPr>
      </w:pPr>
    </w:p>
    <w:sectPr w:rsidR="005B221F" w:rsidRPr="00ED57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8768332">
    <w:abstractNumId w:val="8"/>
  </w:num>
  <w:num w:numId="2" w16cid:durableId="1464619185">
    <w:abstractNumId w:val="6"/>
  </w:num>
  <w:num w:numId="3" w16cid:durableId="754211205">
    <w:abstractNumId w:val="5"/>
  </w:num>
  <w:num w:numId="4" w16cid:durableId="1473869712">
    <w:abstractNumId w:val="4"/>
  </w:num>
  <w:num w:numId="5" w16cid:durableId="1254583758">
    <w:abstractNumId w:val="7"/>
  </w:num>
  <w:num w:numId="6" w16cid:durableId="360017462">
    <w:abstractNumId w:val="3"/>
  </w:num>
  <w:num w:numId="7" w16cid:durableId="301036285">
    <w:abstractNumId w:val="2"/>
  </w:num>
  <w:num w:numId="8" w16cid:durableId="1989287461">
    <w:abstractNumId w:val="1"/>
  </w:num>
  <w:num w:numId="9" w16cid:durableId="12376724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NNER Didier">
    <w15:presenceInfo w15:providerId="AD" w15:userId="S::didier.banner@edf.fr::629cbed6-be3e-4ae2-af7b-79e369807b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555"/>
    <w:rsid w:val="000C7EDB"/>
    <w:rsid w:val="0015074B"/>
    <w:rsid w:val="001B6671"/>
    <w:rsid w:val="001D43B0"/>
    <w:rsid w:val="00291527"/>
    <w:rsid w:val="0029639D"/>
    <w:rsid w:val="002E4D34"/>
    <w:rsid w:val="00326F90"/>
    <w:rsid w:val="00351E5C"/>
    <w:rsid w:val="003E6282"/>
    <w:rsid w:val="00412A45"/>
    <w:rsid w:val="00441CF8"/>
    <w:rsid w:val="004B4621"/>
    <w:rsid w:val="004D4EB0"/>
    <w:rsid w:val="004D7812"/>
    <w:rsid w:val="00545BB6"/>
    <w:rsid w:val="005A6A0C"/>
    <w:rsid w:val="005B221F"/>
    <w:rsid w:val="00625D29"/>
    <w:rsid w:val="007B2D1F"/>
    <w:rsid w:val="007C32B5"/>
    <w:rsid w:val="007D1DC3"/>
    <w:rsid w:val="009A2A71"/>
    <w:rsid w:val="009A2E56"/>
    <w:rsid w:val="00A53CC3"/>
    <w:rsid w:val="00A563B4"/>
    <w:rsid w:val="00AA1D8D"/>
    <w:rsid w:val="00AD26C4"/>
    <w:rsid w:val="00B47730"/>
    <w:rsid w:val="00B82E66"/>
    <w:rsid w:val="00B916BF"/>
    <w:rsid w:val="00BA4FD3"/>
    <w:rsid w:val="00C003DD"/>
    <w:rsid w:val="00C47B13"/>
    <w:rsid w:val="00CA393B"/>
    <w:rsid w:val="00CB0664"/>
    <w:rsid w:val="00D3699D"/>
    <w:rsid w:val="00DC369B"/>
    <w:rsid w:val="00DD73A6"/>
    <w:rsid w:val="00DF18E4"/>
    <w:rsid w:val="00E04358"/>
    <w:rsid w:val="00E12687"/>
    <w:rsid w:val="00E17FA7"/>
    <w:rsid w:val="00E205DC"/>
    <w:rsid w:val="00E60C89"/>
    <w:rsid w:val="00ED5776"/>
    <w:rsid w:val="00FC1F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E1FC99-1817-4327-AF85-AA8D2F2CD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vision">
    <w:name w:val="Revision"/>
    <w:hidden/>
    <w:uiPriority w:val="99"/>
    <w:semiHidden/>
    <w:rsid w:val="004B4621"/>
    <w:pPr>
      <w:spacing w:after="0" w:line="240" w:lineRule="auto"/>
    </w:pPr>
  </w:style>
  <w:style w:type="character" w:styleId="Marquedecommentaire">
    <w:name w:val="annotation reference"/>
    <w:basedOn w:val="Policepardfaut"/>
    <w:uiPriority w:val="99"/>
    <w:semiHidden/>
    <w:unhideWhenUsed/>
    <w:rsid w:val="004B4621"/>
    <w:rPr>
      <w:sz w:val="16"/>
      <w:szCs w:val="16"/>
    </w:rPr>
  </w:style>
  <w:style w:type="paragraph" w:styleId="Commentaire">
    <w:name w:val="annotation text"/>
    <w:basedOn w:val="Normal"/>
    <w:link w:val="CommentaireCar"/>
    <w:uiPriority w:val="99"/>
    <w:unhideWhenUsed/>
    <w:rsid w:val="004B4621"/>
    <w:pPr>
      <w:spacing w:line="240" w:lineRule="auto"/>
    </w:pPr>
    <w:rPr>
      <w:sz w:val="20"/>
      <w:szCs w:val="20"/>
    </w:rPr>
  </w:style>
  <w:style w:type="character" w:customStyle="1" w:styleId="CommentaireCar">
    <w:name w:val="Commentaire Car"/>
    <w:basedOn w:val="Policepardfaut"/>
    <w:link w:val="Commentaire"/>
    <w:uiPriority w:val="99"/>
    <w:rsid w:val="004B4621"/>
    <w:rPr>
      <w:sz w:val="20"/>
      <w:szCs w:val="20"/>
    </w:rPr>
  </w:style>
  <w:style w:type="paragraph" w:styleId="Objetducommentaire">
    <w:name w:val="annotation subject"/>
    <w:basedOn w:val="Commentaire"/>
    <w:next w:val="Commentaire"/>
    <w:link w:val="ObjetducommentaireCar"/>
    <w:uiPriority w:val="99"/>
    <w:semiHidden/>
    <w:unhideWhenUsed/>
    <w:rsid w:val="004B4621"/>
    <w:rPr>
      <w:b/>
      <w:bCs/>
    </w:rPr>
  </w:style>
  <w:style w:type="character" w:customStyle="1" w:styleId="ObjetducommentaireCar">
    <w:name w:val="Objet du commentaire Car"/>
    <w:basedOn w:val="CommentaireCar"/>
    <w:link w:val="Objetducommentaire"/>
    <w:uiPriority w:val="99"/>
    <w:semiHidden/>
    <w:rsid w:val="004B46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80759">
      <w:bodyDiv w:val="1"/>
      <w:marLeft w:val="0"/>
      <w:marRight w:val="0"/>
      <w:marTop w:val="0"/>
      <w:marBottom w:val="0"/>
      <w:divBdr>
        <w:top w:val="none" w:sz="0" w:space="0" w:color="auto"/>
        <w:left w:val="none" w:sz="0" w:space="0" w:color="auto"/>
        <w:bottom w:val="none" w:sz="0" w:space="0" w:color="auto"/>
        <w:right w:val="none" w:sz="0" w:space="0" w:color="auto"/>
      </w:divBdr>
      <w:divsChild>
        <w:div w:id="596905928">
          <w:marLeft w:val="0"/>
          <w:marRight w:val="0"/>
          <w:marTop w:val="0"/>
          <w:marBottom w:val="0"/>
          <w:divBdr>
            <w:top w:val="none" w:sz="0" w:space="0" w:color="auto"/>
            <w:left w:val="none" w:sz="0" w:space="0" w:color="auto"/>
            <w:bottom w:val="none" w:sz="0" w:space="0" w:color="auto"/>
            <w:right w:val="none" w:sz="0" w:space="0" w:color="auto"/>
          </w:divBdr>
        </w:div>
      </w:divsChild>
    </w:div>
    <w:div w:id="227544022">
      <w:bodyDiv w:val="1"/>
      <w:marLeft w:val="0"/>
      <w:marRight w:val="0"/>
      <w:marTop w:val="0"/>
      <w:marBottom w:val="0"/>
      <w:divBdr>
        <w:top w:val="none" w:sz="0" w:space="0" w:color="auto"/>
        <w:left w:val="none" w:sz="0" w:space="0" w:color="auto"/>
        <w:bottom w:val="none" w:sz="0" w:space="0" w:color="auto"/>
        <w:right w:val="none" w:sz="0" w:space="0" w:color="auto"/>
      </w:divBdr>
      <w:divsChild>
        <w:div w:id="1169834853">
          <w:marLeft w:val="0"/>
          <w:marRight w:val="0"/>
          <w:marTop w:val="0"/>
          <w:marBottom w:val="0"/>
          <w:divBdr>
            <w:top w:val="none" w:sz="0" w:space="0" w:color="auto"/>
            <w:left w:val="none" w:sz="0" w:space="0" w:color="auto"/>
            <w:bottom w:val="none" w:sz="0" w:space="0" w:color="auto"/>
            <w:right w:val="none" w:sz="0" w:space="0" w:color="auto"/>
          </w:divBdr>
        </w:div>
      </w:divsChild>
    </w:div>
    <w:div w:id="878904930">
      <w:bodyDiv w:val="1"/>
      <w:marLeft w:val="0"/>
      <w:marRight w:val="0"/>
      <w:marTop w:val="0"/>
      <w:marBottom w:val="0"/>
      <w:divBdr>
        <w:top w:val="none" w:sz="0" w:space="0" w:color="auto"/>
        <w:left w:val="none" w:sz="0" w:space="0" w:color="auto"/>
        <w:bottom w:val="none" w:sz="0" w:space="0" w:color="auto"/>
        <w:right w:val="none" w:sz="0" w:space="0" w:color="auto"/>
      </w:divBdr>
      <w:divsChild>
        <w:div w:id="973370231">
          <w:marLeft w:val="0"/>
          <w:marRight w:val="0"/>
          <w:marTop w:val="0"/>
          <w:marBottom w:val="0"/>
          <w:divBdr>
            <w:top w:val="none" w:sz="0" w:space="0" w:color="auto"/>
            <w:left w:val="none" w:sz="0" w:space="0" w:color="auto"/>
            <w:bottom w:val="none" w:sz="0" w:space="0" w:color="auto"/>
            <w:right w:val="none" w:sz="0" w:space="0" w:color="auto"/>
          </w:divBdr>
        </w:div>
      </w:divsChild>
    </w:div>
    <w:div w:id="1353023214">
      <w:bodyDiv w:val="1"/>
      <w:marLeft w:val="0"/>
      <w:marRight w:val="0"/>
      <w:marTop w:val="0"/>
      <w:marBottom w:val="0"/>
      <w:divBdr>
        <w:top w:val="none" w:sz="0" w:space="0" w:color="auto"/>
        <w:left w:val="none" w:sz="0" w:space="0" w:color="auto"/>
        <w:bottom w:val="none" w:sz="0" w:space="0" w:color="auto"/>
        <w:right w:val="none" w:sz="0" w:space="0" w:color="auto"/>
      </w:divBdr>
      <w:divsChild>
        <w:div w:id="25239660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d26f538-337a-4593-a7e6-123667b1a538}" enabled="1" method="Standard" siteId="{e242425b-70fc-44dc-9ddf-c21e304e6c80}"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3</Pages>
  <Words>574</Words>
  <Characters>3160</Characters>
  <Application>Microsoft Office Word</Application>
  <DocSecurity>0</DocSecurity>
  <Lines>26</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BANNER Didier</cp:lastModifiedBy>
  <cp:revision>13</cp:revision>
  <dcterms:created xsi:type="dcterms:W3CDTF">2026-01-27T09:12:00Z</dcterms:created>
  <dcterms:modified xsi:type="dcterms:W3CDTF">2026-04-01T07:58:00Z</dcterms:modified>
  <cp:category/>
</cp:coreProperties>
</file>